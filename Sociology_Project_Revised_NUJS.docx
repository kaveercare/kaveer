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B57B4" w14:textId="4A5FB8BA" w:rsidR="00D523CC" w:rsidRDefault="00C37B75">
      <w:pPr>
        <w:rPr>
          <w:lang w:val="en-US"/>
        </w:rPr>
      </w:pPr>
      <w:r>
        <w:rPr>
          <w:lang w:val="en-US"/>
        </w:rPr>
        <w:t xml:space="preserve">Sociology project </w:t>
      </w:r>
    </w:p>
    <w:p w14:paraId="7E5BBD53" w14:textId="77777777" w:rsidR="0077249B" w:rsidRDefault="0077249B">
      <w:pPr>
        <w:rPr>
          <w:lang w:val="en-US"/>
        </w:rPr>
      </w:pPr>
    </w:p>
    <w:p w14:paraId="2B43E3EE" w14:textId="77777777" w:rsidR="0077249B" w:rsidRDefault="0077249B">
      <w:pPr>
        <w:rPr>
          <w:lang w:val="en-US"/>
        </w:rPr>
      </w:pPr>
    </w:p>
    <w:p w14:paraId="2273F350" w14:textId="77777777" w:rsidR="0077249B" w:rsidRDefault="0077249B">
      <w:pPr>
        <w:rPr>
          <w:lang w:val="en-US"/>
        </w:rPr>
      </w:pPr>
    </w:p>
    <w:p w14:paraId="12BB4E86" w14:textId="77777777" w:rsidR="0077249B" w:rsidRDefault="0077249B">
      <w:pPr>
        <w:rPr>
          <w:lang w:val="en-US"/>
        </w:rPr>
      </w:pPr>
    </w:p>
    <w:p w14:paraId="0212A490" w14:textId="77777777" w:rsidR="0077249B" w:rsidRDefault="0077249B">
      <w:pPr>
        <w:rPr>
          <w:lang w:val="en-US"/>
        </w:rPr>
      </w:pPr>
    </w:p>
    <w:p w14:paraId="4C5E4BE0" w14:textId="5DDA42F7" w:rsidR="0077249B" w:rsidRDefault="0077249B">
      <w:pPr>
        <w:rPr>
          <w:lang w:val="en-US"/>
        </w:rPr>
      </w:pPr>
      <w:r w:rsidRPr="0077249B">
        <w:t>Learning to Enjoy: A Critical Response to Becker’s “Becoming a Marihuana User”</w:t>
      </w:r>
    </w:p>
    <w:p w14:paraId="69A8B5B7" w14:textId="77777777" w:rsidR="0077249B" w:rsidRDefault="0077249B">
      <w:pPr>
        <w:rPr>
          <w:lang w:val="en-US"/>
        </w:rPr>
      </w:pPr>
    </w:p>
    <w:p w14:paraId="05B9327A" w14:textId="77777777" w:rsidR="0077249B" w:rsidRDefault="0077249B">
      <w:pPr>
        <w:rPr>
          <w:lang w:val="en-US"/>
        </w:rPr>
      </w:pPr>
    </w:p>
    <w:p w14:paraId="13E161B8" w14:textId="77777777" w:rsidR="0077249B" w:rsidRDefault="0077249B">
      <w:pPr>
        <w:rPr>
          <w:lang w:val="en-US"/>
        </w:rPr>
      </w:pPr>
    </w:p>
    <w:p w14:paraId="5124044F" w14:textId="77777777" w:rsidR="0077249B" w:rsidRDefault="0077249B">
      <w:pPr>
        <w:rPr>
          <w:lang w:val="en-US"/>
        </w:rPr>
      </w:pPr>
    </w:p>
    <w:p w14:paraId="6460A038" w14:textId="77777777" w:rsidR="0077249B" w:rsidRDefault="0077249B" w:rsidP="006E3B1A">
      <w:pPr>
        <w:jc w:val="both"/>
        <w:rPr>
          <w:lang w:val="en-US"/>
        </w:rPr>
      </w:pPr>
    </w:p>
    <w:p w14:paraId="20BD6E93" w14:textId="77777777" w:rsidR="0077249B" w:rsidRDefault="0077249B" w:rsidP="006E3B1A">
      <w:pPr>
        <w:jc w:val="both"/>
        <w:rPr>
          <w:lang w:val="en-US"/>
        </w:rPr>
      </w:pPr>
    </w:p>
    <w:p w14:paraId="40ACAA26" w14:textId="77777777" w:rsidR="0077249B" w:rsidRDefault="0077249B" w:rsidP="006E3B1A">
      <w:pPr>
        <w:jc w:val="both"/>
        <w:rPr>
          <w:lang w:val="en-US"/>
        </w:rPr>
      </w:pPr>
    </w:p>
    <w:p w14:paraId="4A636FEC" w14:textId="77777777" w:rsidR="0077249B" w:rsidRDefault="0077249B" w:rsidP="006E3B1A">
      <w:pPr>
        <w:jc w:val="both"/>
        <w:rPr>
          <w:lang w:val="en-US"/>
        </w:rPr>
      </w:pPr>
    </w:p>
    <w:p w14:paraId="44B0C844" w14:textId="77777777" w:rsidR="0077249B" w:rsidRDefault="0077249B" w:rsidP="006E3B1A">
      <w:pPr>
        <w:jc w:val="both"/>
        <w:rPr>
          <w:lang w:val="en-US"/>
        </w:rPr>
      </w:pPr>
    </w:p>
    <w:p w14:paraId="0820D3CB" w14:textId="77777777" w:rsidR="0077249B" w:rsidRDefault="0077249B" w:rsidP="006E3B1A">
      <w:pPr>
        <w:jc w:val="both"/>
        <w:rPr>
          <w:lang w:val="en-US"/>
        </w:rPr>
      </w:pPr>
    </w:p>
    <w:p w14:paraId="6AE08AA3" w14:textId="77777777" w:rsidR="0077249B" w:rsidRDefault="0077249B" w:rsidP="006E3B1A">
      <w:pPr>
        <w:jc w:val="both"/>
        <w:rPr>
          <w:lang w:val="en-US"/>
        </w:rPr>
      </w:pPr>
    </w:p>
    <w:p w14:paraId="277D0262" w14:textId="77777777" w:rsidR="0077249B" w:rsidRDefault="0077249B" w:rsidP="006E3B1A">
      <w:pPr>
        <w:jc w:val="both"/>
        <w:rPr>
          <w:lang w:val="en-US"/>
        </w:rPr>
      </w:pPr>
    </w:p>
    <w:p w14:paraId="541237DA" w14:textId="77777777" w:rsidR="0077249B" w:rsidRDefault="0077249B" w:rsidP="006E3B1A">
      <w:pPr>
        <w:jc w:val="both"/>
        <w:rPr>
          <w:lang w:val="en-US"/>
        </w:rPr>
      </w:pPr>
    </w:p>
    <w:p w14:paraId="3ACA9B9C" w14:textId="77777777" w:rsidR="0077249B" w:rsidRDefault="0077249B" w:rsidP="006E3B1A">
      <w:pPr>
        <w:jc w:val="both"/>
        <w:rPr>
          <w:lang w:val="en-US"/>
        </w:rPr>
      </w:pPr>
    </w:p>
    <w:p w14:paraId="37771A25" w14:textId="77777777" w:rsidR="0077249B" w:rsidRDefault="0077249B" w:rsidP="006E3B1A">
      <w:pPr>
        <w:jc w:val="both"/>
        <w:rPr>
          <w:lang w:val="en-US"/>
        </w:rPr>
      </w:pPr>
    </w:p>
    <w:p w14:paraId="0D3D2E0A" w14:textId="77777777" w:rsidR="0077249B" w:rsidRDefault="0077249B" w:rsidP="006E3B1A">
      <w:pPr>
        <w:jc w:val="both"/>
        <w:rPr>
          <w:lang w:val="en-US"/>
        </w:rPr>
      </w:pPr>
    </w:p>
    <w:p w14:paraId="6AFEBD89" w14:textId="77777777" w:rsidR="0077249B" w:rsidRDefault="0077249B" w:rsidP="006E3B1A">
      <w:pPr>
        <w:jc w:val="both"/>
        <w:rPr>
          <w:lang w:val="en-US"/>
        </w:rPr>
      </w:pPr>
    </w:p>
    <w:p w14:paraId="023E4886" w14:textId="77777777" w:rsidR="0077249B" w:rsidRDefault="0077249B" w:rsidP="006E3B1A">
      <w:pPr>
        <w:jc w:val="both"/>
        <w:rPr>
          <w:lang w:val="en-US"/>
        </w:rPr>
      </w:pPr>
    </w:p>
    <w:p w14:paraId="4B608D32" w14:textId="77777777" w:rsidR="0077249B" w:rsidRDefault="0077249B" w:rsidP="006E3B1A">
      <w:pPr>
        <w:jc w:val="both"/>
        <w:rPr>
          <w:lang w:val="en-US"/>
        </w:rPr>
      </w:pPr>
    </w:p>
    <w:p w14:paraId="1F3DB27D" w14:textId="77777777" w:rsidR="0077249B" w:rsidRDefault="0077249B" w:rsidP="006E3B1A">
      <w:pPr>
        <w:jc w:val="both"/>
        <w:rPr>
          <w:lang w:val="en-US"/>
        </w:rPr>
      </w:pPr>
    </w:p>
    <w:p w14:paraId="02B44389" w14:textId="77777777" w:rsidR="0077249B" w:rsidRDefault="0077249B" w:rsidP="006E3B1A">
      <w:pPr>
        <w:jc w:val="both"/>
        <w:rPr>
          <w:lang w:val="en-US"/>
        </w:rPr>
      </w:pPr>
    </w:p>
    <w:p w14:paraId="4FFCB058" w14:textId="77777777" w:rsidR="008442CB" w:rsidRPr="008442CB" w:rsidRDefault="008442CB" w:rsidP="008442CB">
      <w:pPr>
        <w:jc w:val="both"/>
      </w:pPr>
      <w:r w:rsidRPr="008442CB">
        <w:rPr>
          <w:b/>
          <w:bCs/>
        </w:rPr>
        <w:lastRenderedPageBreak/>
        <w:t>Becker’s Main Argument and Evidence</w:t>
      </w:r>
    </w:p>
    <w:p w14:paraId="2C060D5E" w14:textId="5F65EF2D" w:rsidR="008442CB" w:rsidRPr="008442CB" w:rsidRDefault="008442CB" w:rsidP="008442CB">
      <w:pPr>
        <w:jc w:val="both"/>
      </w:pPr>
      <w:r w:rsidRPr="008442CB">
        <w:t>Howard S. Becker argues that marijuana use is not necessarily caused by a personality problem or an inner need, as earlier studies suggested. The desire to use it for pleasure develops through learning. As he writes, the wish to use it is “built up in the course of learning to engage in it</w:t>
      </w:r>
      <w:proofErr w:type="gramStart"/>
      <w:r w:rsidRPr="008442CB">
        <w:t>”</w:t>
      </w:r>
      <w:del w:id="101" w:author="Claude" w:date="2026-10-13T00:00:00Z">
        <w:r>
          <w:delText xml:space="preserve"> </w:delText>
        </w:r>
      </w:del>
      <w:r w:rsidRPr="008442CB">
        <w:t>.</w:t>
      </w:r>
      <w:ins w:id="102" w:author="Claude" w:date="2026-10-13T00:00:00Z">
        <w:r>
          <w:rPr>
            <w:rStyle w:val="FootnoteReference"/>
          </w:rPr>
          <w:footnoteReference w:id="1"/>
        </w:r>
      </w:ins>
      <w:proofErr w:type="gramEnd"/>
      <w:r w:rsidRPr="008442CB">
        <w:t xml:space="preserve"> In simple terms, people learn to enjoy the drug through their experiences and interactions with other users.</w:t>
      </w:r>
    </w:p>
    <w:p w14:paraId="7F3B8A1D" w14:textId="77777777" w:rsidR="008442CB" w:rsidRPr="008442CB" w:rsidRDefault="008442CB" w:rsidP="008442CB">
      <w:pPr>
        <w:jc w:val="both"/>
      </w:pPr>
      <w:r w:rsidRPr="008442CB">
        <w:t>To support this, Becker interviewed fifty marijuana users from different social backgrounds and asked how their feelings towards the drug changed over time.</w:t>
      </w:r>
      <w:ins w:id="103" w:author="Claude" w:date="2026-10-13T00:00:00Z">
        <w:r>
          <w:rPr>
            <w:rStyle w:val="FootnoteReference"/>
          </w:rPr>
          <w:footnoteReference w:id="2"/>
        </w:r>
      </w:ins>
      <w:r w:rsidRPr="008442CB">
        <w:t xml:space="preserve"> From their accounts he identified three stages of learning to use it for pleasure.</w:t>
      </w:r>
    </w:p>
    <w:p w14:paraId="2A2E78DE" w14:textId="77777777" w:rsidR="008442CB" w:rsidRPr="008442CB" w:rsidRDefault="008442CB" w:rsidP="008442CB">
      <w:pPr>
        <w:jc w:val="both"/>
      </w:pPr>
      <w:r w:rsidRPr="008442CB">
        <w:t>The first is learning the proper technique. Beginners must learn to smoke correctly to feel any effect, usually by watching and following experienced users. The second is learning to recognise the effects, since some beginners feel nothing or cannot make sense of what they feel until other users point out the sensations. The third is learning to enjoy the effects. Beginners may first find the experience strange or frightening, but experienced users help them see it as pleasant.</w:t>
      </w:r>
    </w:p>
    <w:p w14:paraId="53DF99B7" w14:textId="083EBAA1" w:rsidR="008442CB" w:rsidRPr="008442CB" w:rsidRDefault="008442CB" w:rsidP="008442CB">
      <w:pPr>
        <w:jc w:val="both"/>
      </w:pPr>
      <w:r w:rsidRPr="008442CB">
        <w:t>Becker concludes that enjoyment itself is learned. He compares it to food and drink: “the taste for such experience is a socially acquired one</w:t>
      </w:r>
      <w:proofErr w:type="gramStart"/>
      <w:r w:rsidRPr="008442CB">
        <w:t>”</w:t>
      </w:r>
      <w:del w:id="104" w:author="Claude" w:date="2026-10-13T00:00:00Z">
        <w:r>
          <w:delText xml:space="preserve"> </w:delText>
        </w:r>
      </w:del>
      <w:r w:rsidRPr="008442CB">
        <w:t>.</w:t>
      </w:r>
      <w:commentRangeStart w:id="1"/>
      <w:ins w:id="105" w:author="Claude" w:date="2026-10-13T00:00:00Z">
        <w:r>
          <w:rPr>
            <w:rStyle w:val="FootnoteReference"/>
          </w:rPr>
          <w:footnoteReference w:id="3"/>
        </w:r>
      </w:ins>
      <w:commentRangeEnd w:id="1"/>
      <w:r>
        <w:rPr>
          <w:rStyle w:val="CommentReference"/>
        </w:rPr>
        <w:commentReference w:id="1"/>
      </w:r>
      <w:proofErr w:type="gramEnd"/>
      <w:r w:rsidRPr="008442CB">
        <w:t xml:space="preserve"> Just as people learn to like foods they first disliked, beginners may come to enjoy marijuana through the influence of others. A person who could not enjoy the drug at one stage may learn to enjoy it later, so marijuana use cannot always be explained by a fixed personality trait.</w:t>
      </w:r>
    </w:p>
    <w:p w14:paraId="4418DCBE" w14:textId="77777777" w:rsidR="008442CB" w:rsidRPr="008442CB" w:rsidRDefault="008442CB" w:rsidP="008442CB">
      <w:pPr>
        <w:jc w:val="both"/>
      </w:pPr>
      <w:r w:rsidRPr="008442CB">
        <w:rPr>
          <w:b/>
          <w:bCs/>
        </w:rPr>
        <w:t>Strength and Limitation</w:t>
      </w:r>
    </w:p>
    <w:p w14:paraId="08D94802" w14:textId="77777777" w:rsidR="008442CB" w:rsidRPr="008442CB" w:rsidRDefault="008442CB" w:rsidP="008442CB">
      <w:pPr>
        <w:jc w:val="both"/>
      </w:pPr>
      <w:r w:rsidRPr="008442CB">
        <w:t>One of the strongest points of Becker’s paper is that it shows how behaviour changes over time. Earlier studies gave great importance to personality when explaining drug use, but Becker shows that personality alone cannot explain it, since a person who does not enjoy marijuana at first may begin to enjoy it later. In his interviews, some users felt nothing or were afraid when they first tried it, yet with time and guidance from other users they learned to enjoy it. These accounts support his argument by showing how the people around us shape our behaviour.</w:t>
      </w:r>
    </w:p>
    <w:p w14:paraId="12AC262F" w14:textId="77777777" w:rsidR="008442CB" w:rsidRPr="008442CB" w:rsidRDefault="008442CB" w:rsidP="008442CB">
      <w:pPr>
        <w:jc w:val="both"/>
      </w:pPr>
      <w:r w:rsidRPr="008442CB">
        <w:t>The paper also has limitations. Becker interviewed only fifty people, all of whom already used marijuana. He did not speak to anyone who never tried it, so we cannot tell why some people start and others do not. Some people may join a group of users because they were already curious, and the paper cannot rule this out. He also does not explain how he found these fifty people, so they may not represent all users. His claim that no one becomes a user without learning is therefore hard to prove from such a small group. It is a strong idea, but it needs more evidence.</w:t>
      </w:r>
    </w:p>
    <w:p w14:paraId="7141880D" w14:textId="77777777" w:rsidR="008442CB" w:rsidRPr="008442CB" w:rsidRDefault="008442CB" w:rsidP="008442CB">
      <w:pPr>
        <w:jc w:val="both"/>
      </w:pPr>
      <w:r w:rsidRPr="008442CB">
        <w:rPr>
          <w:b/>
          <w:bCs/>
        </w:rPr>
        <w:t>Connecting Becker to Class, Law and Campus Life</w:t>
      </w:r>
    </w:p>
    <w:p w14:paraId="7A0D56A7" w14:textId="77777777" w:rsidR="008442CB" w:rsidRPr="008442CB" w:rsidRDefault="008442CB" w:rsidP="008442CB">
      <w:pPr>
        <w:jc w:val="both"/>
      </w:pPr>
      <w:r w:rsidRPr="008442CB">
        <w:lastRenderedPageBreak/>
        <w:t>Crime and deviance are not the same: a crime breaks the law, while deviance goes against what society considers normal. Becker’s paper links to two ideas from class. Social learning theory says people learn behaviour from those around them, which is what Becker’s users did when they learnt how to smoke and enjoy it. Labelling theory looks at how society calls certain people deviant; once someone is labelled a “user”, others may treat them that way, pushing them further towards that group.</w:t>
      </w:r>
    </w:p>
    <w:p w14:paraId="6CC22F4A" w14:textId="77777777" w:rsidR="008442CB" w:rsidRPr="008442CB" w:rsidRDefault="008442CB" w:rsidP="008442CB">
      <w:pPr>
        <w:jc w:val="both"/>
      </w:pPr>
      <w:r w:rsidRPr="008442CB">
        <w:t xml:space="preserve">Indian law shows this difference. Section 20 of the Narcotic Drugs and Psychotropic Substances Act, 1985 punishes activities connected with cannabis, but Section 2(iii) covers only </w:t>
      </w:r>
      <w:proofErr w:type="spellStart"/>
      <w:r w:rsidRPr="008442CB">
        <w:t>charas</w:t>
      </w:r>
      <w:proofErr w:type="spellEnd"/>
      <w:r w:rsidRPr="008442CB">
        <w:t xml:space="preserve">, </w:t>
      </w:r>
      <w:proofErr w:type="spellStart"/>
      <w:r w:rsidRPr="008442CB">
        <w:t>ganja</w:t>
      </w:r>
      <w:proofErr w:type="spellEnd"/>
      <w:r w:rsidRPr="008442CB">
        <w:t xml:space="preserve"> and mixtures or drinks prepared from them.</w:t>
      </w:r>
      <w:ins w:id="106" w:author="Claude" w:date="2026-10-13T00:00:00Z">
        <w:r>
          <w:rPr>
            <w:rStyle w:val="FootnoteReference"/>
          </w:rPr>
          <w:footnoteReference w:id="4"/>
        </w:r>
      </w:ins>
      <w:r w:rsidRPr="008442CB">
        <w:t xml:space="preserve"> Bhang, made from the leaves, is not named. In </w:t>
      </w:r>
      <w:r w:rsidRPr="008442CB">
        <w:rPr>
          <w:i/>
          <w:iCs/>
        </w:rPr>
        <w:t>Roshan Kumar Mishra v. State of Karnataka</w:t>
      </w:r>
      <w:r w:rsidRPr="008442CB">
        <w:t xml:space="preserve"> (2022), the accused had 400 grams of </w:t>
      </w:r>
      <w:proofErr w:type="spellStart"/>
      <w:r w:rsidRPr="008442CB">
        <w:t>ganja</w:t>
      </w:r>
      <w:proofErr w:type="spellEnd"/>
      <w:r w:rsidRPr="008442CB">
        <w:t xml:space="preserve"> and 29 kg of bhang, and the State argued that bhang is </w:t>
      </w:r>
      <w:proofErr w:type="spellStart"/>
      <w:r w:rsidRPr="008442CB">
        <w:t>ganja</w:t>
      </w:r>
      <w:proofErr w:type="spellEnd"/>
      <w:r w:rsidRPr="008442CB">
        <w:t xml:space="preserve">, which would have taken the total above commercial quantity. The Karnataka High Court disagreed, noting that bhang is not declared a prohibited drink, is a traditional drink, and could not be assumed to come from </w:t>
      </w:r>
      <w:proofErr w:type="spellStart"/>
      <w:r w:rsidRPr="008442CB">
        <w:t>ganja</w:t>
      </w:r>
      <w:proofErr w:type="spellEnd"/>
      <w:r w:rsidRPr="008442CB">
        <w:t xml:space="preserve"> or </w:t>
      </w:r>
      <w:proofErr w:type="spellStart"/>
      <w:r w:rsidRPr="008442CB">
        <w:t>charas</w:t>
      </w:r>
      <w:proofErr w:type="spellEnd"/>
      <w:r w:rsidRPr="008442CB">
        <w:t xml:space="preserve"> without a forensic report.</w:t>
      </w:r>
      <w:commentRangeStart w:id="0"/>
      <w:ins w:id="107" w:author="Claude" w:date="2026-10-13T00:00:00Z">
        <w:r>
          <w:rPr>
            <w:rStyle w:val="FootnoteReference"/>
          </w:rPr>
          <w:footnoteReference w:id="5"/>
        </w:r>
      </w:ins>
      <w:commentRangeEnd w:id="0"/>
      <w:r>
        <w:rPr>
          <w:rStyle w:val="CommentReference"/>
        </w:rPr>
        <w:commentReference w:id="0"/>
      </w:r>
      <w:r w:rsidRPr="008442CB">
        <w:t xml:space="preserve"> This supports Becker’s point that what a drug means depends on the group around it: one plant is a crime in one form and a Holi drink in another. Like Becker’s users, people learn about bhang from others, through family and festival custom, yet are not treated as deviant. </w:t>
      </w:r>
      <w:proofErr w:type="gramStart"/>
      <w:r w:rsidRPr="008442CB">
        <w:t>So</w:t>
      </w:r>
      <w:proofErr w:type="gramEnd"/>
      <w:r w:rsidRPr="008442CB">
        <w:t xml:space="preserve"> Becker’s learning process is not limited to illegal use. Article 47 of the Constitution also asks the State to work towards preventing the use of drugs injurious to health, except for medicine.</w:t>
      </w:r>
      <w:ins w:id="108" w:author="Claude" w:date="2026-10-13T00:00:00Z">
        <w:r>
          <w:rPr>
            <w:rStyle w:val="FootnoteReference"/>
          </w:rPr>
          <w:footnoteReference w:id="6"/>
        </w:r>
      </w:ins>
      <w:r w:rsidRPr="008442CB">
        <w:t xml:space="preserve"/>
      </w:r>
    </w:p>
    <w:p w14:paraId="709D1600" w14:textId="77777777" w:rsidR="008442CB" w:rsidRPr="008442CB" w:rsidRDefault="008442CB" w:rsidP="008442CB">
      <w:pPr>
        <w:jc w:val="both"/>
      </w:pPr>
      <w:r w:rsidRPr="008442CB">
        <w:t>The same happens on campus. First-years learn from seniors which professors are strict, how to behave at fests and how to survive in the hostel, and some students are introduced to drinking and smoking the same way. None of this is in a rulebook. Someone who ignores these unwritten rules is not punished, but others may look at them differently, a small version of how deviance works. Like Becker’s users, students learn what things mean from the people around them.</w:t>
      </w:r>
    </w:p>
    <w:p w14:paraId="55620266" w14:textId="77777777" w:rsidR="008442CB" w:rsidRPr="008442CB" w:rsidRDefault="008442CB" w:rsidP="008442CB">
      <w:pPr>
        <w:jc w:val="both"/>
      </w:pPr>
      <w:r w:rsidRPr="008442CB">
        <w:rPr>
          <w:b/>
          <w:bCs/>
        </w:rPr>
        <w:t>A Question for Future Research</w:t>
      </w:r>
    </w:p>
    <w:p w14:paraId="2C02DB66" w14:textId="09A65175" w:rsidR="008442CB" w:rsidRPr="008442CB" w:rsidRDefault="008442CB" w:rsidP="008442CB">
      <w:pPr>
        <w:jc w:val="both"/>
      </w:pPr>
      <w:r w:rsidRPr="008442CB">
        <w:t>Becker’s paper raises a question for future research: why do some people become willing to try marijuana while others in similar situations do not? Becker begins his explanation once a person reaches “the point of willingness to try</w:t>
      </w:r>
      <w:proofErr w:type="gramStart"/>
      <w:r w:rsidRPr="008442CB">
        <w:t>”</w:t>
      </w:r>
      <w:del w:id="109" w:author="Claude" w:date="2026-10-13T00:00:00Z">
        <w:r>
          <w:delText xml:space="preserve"> </w:delText>
        </w:r>
      </w:del>
      <w:r w:rsidRPr="008442CB">
        <w:t>,</w:t>
      </w:r>
      <w:ins w:id="110" w:author="Claude" w:date="2026-10-13T00:00:00Z">
        <w:r>
          <w:rPr>
            <w:rStyle w:val="FootnoteReference"/>
          </w:rPr>
          <w:footnoteReference w:id="7"/>
        </w:r>
      </w:ins>
      <w:proofErr w:type="gramEnd"/>
      <w:r w:rsidRPr="008442CB">
        <w:t xml:space="preserve"> but since he interviewed only users, he does not explain how people reach that point. A future study could compare users and non-users from similar backgrounds, such as students in the same college, and ask each group how they first came across marijuana and what their friends thought of it. If social influence matters, prevention could work through peer groups, for example student-led programmes, rather than relying only on punishment. If other factors matter more, such programmes would need rethinking.</w:t>
      </w:r>
    </w:p>
    <w:p w14:paraId="008D7632" w14:textId="3AAA621D" w:rsidR="0039530B" w:rsidRPr="00C37B75" w:rsidRDefault="0039530B" w:rsidP="006E3B1A">
      <w:pPr>
        <w:jc w:val="both"/>
        <w:rPr>
          <w:lang w:val="en-US"/>
        </w:rPr>
      </w:pPr>
    </w:p>
    <w:sectPr w:rsidR="0039530B" w:rsidRPr="00C37B75">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13T17:39:15Z" w:initials="C">
    <w:p w14:paraId="51562213" w14:textId="77777777">
      <w:r>
        <w:rPr>
          <w:rStyle w:val="CommentReference"/>
        </w:rPr>
        <w:annotationRef/>
      </w:r>
      <w:r>
        <w:rPr>
          <w:color w:val="000000"/>
          <w:sz w:val="20"/>
          <w:szCs w:val="20"/>
        </w:rPr>
        <w:t xml:space="preserve">Please fill in the case number / SCC OnLine citation and paragraph number from the judgment (NUJS: reported cases cite the official reporter; unreported cases cite case number + court + (Unreported)).</w:t>
      </w:r>
    </w:p>
  </w:comment>
  <w:comment w:id="1" w:author="Claude" w:date="2026-10-13T17:39:15Z" w:initials="C">
    <w:p w14:paraId="649C3429" w14:textId="77777777">
      <w:r>
        <w:rPr>
          <w:rStyle w:val="CommentReference"/>
        </w:rPr>
        <w:annotationRef/>
      </w:r>
      <w:r>
        <w:rPr>
          <w:color w:val="000000"/>
          <w:sz w:val="20"/>
          <w:szCs w:val="20"/>
        </w:rPr>
        <w:t xml:space="preserve">Pin pages 239 (note 3) and 236 (note 7) are from memory; please verify against your copy of Becker (1953). Note 2 'Id.' assumes the 'fifty users' detail is on p. 235.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562213" w15:done="0"/>
  <w15:commentEx w15:paraId="649C34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C716F64" w16cex:dateUtc="2026-10-13T17:39:15Z"/>
  <w16cex:commentExtensible w16cex:durableId="48F400DA" w16cex:dateUtc="2026-10-13T17:39:1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562213" w16cid:durableId="5C716F64"/>
  <w16cid:commentId w16cid:paraId="649C3429" w16cid:durableId="48F400D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ins w:id="111" w:author="Claude" w:date="2026-10-13T00:00:00Z">
        <w:r>
          <w:rPr>
            <w:sz w:val="20"/>
          </w:rPr>
          <w:t xml:space="preserve"> </w:t>
        </w:r>
        <w:r>
          <w:rPr>
            <w:sz w:val="20"/>
          </w:rPr>
          <w:t xml:space="preserve">Howard S. Becker, </w:t>
        </w:r>
        <w:r>
          <w:rPr>
            <w:sz w:val="20"/>
            <w:i/>
          </w:rPr>
          <w:t xml:space="preserve">Becoming a Marihuana User</w:t>
        </w:r>
        <w:r>
          <w:rPr>
            <w:sz w:val="20"/>
          </w:rPr>
          <w:t xml:space="preserve">, Vol. 59(3), </w:t>
        </w:r>
        <w:r>
          <w:rPr>
            <w:sz w:val="20"/>
            <w:smallCaps/>
          </w:rPr>
          <w:t xml:space="preserve">American Journal of Sociology</w:t>
        </w:r>
        <w:r>
          <w:rPr>
            <w:sz w:val="20"/>
          </w:rPr>
          <w:t xml:space="preserve">, 235 (1953).</w:t>
        </w:r>
      </w:ins>
    </w:p>
  </w:footnote>
  <w:footnote w:id="2">
    <w:p>
      <w:pPr>
        <w:pStyle w:val="FootnoteText"/>
      </w:pPr>
      <w:r>
        <w:rPr>
          <w:rStyle w:val="FootnoteReference"/>
        </w:rPr>
        <w:footnoteRef/>
      </w:r>
      <w:ins w:id="112" w:author="Claude" w:date="2026-10-13T00:00:00Z">
        <w:r>
          <w:rPr>
            <w:sz w:val="20"/>
          </w:rPr>
          <w:t xml:space="preserve"> </w:t>
        </w:r>
        <w:r>
          <w:rPr>
            <w:sz w:val="20"/>
          </w:rPr>
          <w:t xml:space="preserve">Id.</w:t>
        </w:r>
      </w:ins>
    </w:p>
  </w:footnote>
  <w:footnote w:id="3">
    <w:p>
      <w:pPr>
        <w:pStyle w:val="FootnoteText"/>
      </w:pPr>
      <w:r>
        <w:rPr>
          <w:rStyle w:val="FootnoteReference"/>
        </w:rPr>
        <w:footnoteRef/>
      </w:r>
      <w:ins w:id="113" w:author="Claude" w:date="2026-10-13T00:00:00Z">
        <w:r>
          <w:rPr>
            <w:sz w:val="20"/>
          </w:rPr>
          <w:t xml:space="preserve"> </w:t>
        </w:r>
        <w:r>
          <w:rPr>
            <w:sz w:val="20"/>
          </w:rPr>
          <w:t xml:space="preserve">Id., 239.</w:t>
        </w:r>
      </w:ins>
    </w:p>
  </w:footnote>
  <w:footnote w:id="4">
    <w:p>
      <w:pPr>
        <w:pStyle w:val="FootnoteText"/>
      </w:pPr>
      <w:r>
        <w:rPr>
          <w:rStyle w:val="FootnoteReference"/>
        </w:rPr>
        <w:footnoteRef/>
      </w:r>
      <w:ins w:id="114" w:author="Claude" w:date="2026-10-13T00:00:00Z">
        <w:r>
          <w:rPr>
            <w:sz w:val="20"/>
          </w:rPr>
          <w:t xml:space="preserve"> </w:t>
        </w:r>
        <w:r>
          <w:rPr>
            <w:sz w:val="20"/>
          </w:rPr>
          <w:t xml:space="preserve">The Narcotic Drugs and Psychotropic Substances Act, 1985, §§2(iii), 20.</w:t>
        </w:r>
      </w:ins>
    </w:p>
  </w:footnote>
  <w:footnote w:id="5">
    <w:p>
      <w:pPr>
        <w:pStyle w:val="FootnoteText"/>
      </w:pPr>
      <w:r>
        <w:rPr>
          <w:rStyle w:val="FootnoteReference"/>
        </w:rPr>
        <w:footnoteRef/>
      </w:r>
      <w:ins w:id="115" w:author="Claude" w:date="2026-10-13T00:00:00Z">
        <w:r>
          <w:rPr>
            <w:sz w:val="20"/>
          </w:rPr>
          <w:t xml:space="preserve"> </w:t>
        </w:r>
        <w:r>
          <w:rPr>
            <w:sz w:val="20"/>
          </w:rPr>
          <w:t xml:space="preserve">Roshan Kumar Mishra v. State of Karnataka, </w:t>
        </w:r>
        <w:r>
          <w:rPr>
            <w:sz w:val="20"/>
            <w:highlight w:val="yellow"/>
          </w:rPr>
          <w:t xml:space="preserve">[Case No. ___ of 2022 / SCC OnLine citation]</w:t>
        </w:r>
        <w:r>
          <w:rPr>
            <w:sz w:val="20"/>
          </w:rPr>
          <w:t xml:space="preserve"> (Karnataka High Court), </w:t>
        </w:r>
        <w:r>
          <w:rPr>
            <w:sz w:val="20"/>
            <w:highlight w:val="yellow"/>
          </w:rPr>
          <w:t xml:space="preserve">¶[__]</w:t>
        </w:r>
        <w:r>
          <w:rPr>
            <w:sz w:val="20"/>
          </w:rPr>
          <w:t xml:space="preserve">.</w:t>
        </w:r>
      </w:ins>
    </w:p>
  </w:footnote>
  <w:footnote w:id="6">
    <w:p>
      <w:pPr>
        <w:pStyle w:val="FootnoteText"/>
      </w:pPr>
      <w:r>
        <w:rPr>
          <w:rStyle w:val="FootnoteReference"/>
        </w:rPr>
        <w:footnoteRef/>
      </w:r>
      <w:ins w:id="116" w:author="Claude" w:date="2026-10-13T00:00:00Z">
        <w:r>
          <w:rPr>
            <w:sz w:val="20"/>
          </w:rPr>
          <w:t xml:space="preserve"> </w:t>
        </w:r>
        <w:r>
          <w:rPr>
            <w:sz w:val="20"/>
          </w:rPr>
          <w:t xml:space="preserve">The Constitution of India, 1950, Art. 47.</w:t>
        </w:r>
      </w:ins>
    </w:p>
  </w:footnote>
  <w:footnote w:id="7">
    <w:p>
      <w:pPr>
        <w:pStyle w:val="FootnoteText"/>
      </w:pPr>
      <w:r>
        <w:rPr>
          <w:rStyle w:val="FootnoteReference"/>
        </w:rPr>
        <w:footnoteRef/>
      </w:r>
      <w:ins w:id="117" w:author="Claude" w:date="2026-10-13T00:00:00Z">
        <w:r>
          <w:rPr>
            <w:sz w:val="20"/>
          </w:rPr>
          <w:t xml:space="preserve"> </w:t>
        </w:r>
        <w:r>
          <w:rPr>
            <w:sz w:val="20"/>
          </w:rPr>
          <w:t xml:space="preserve">Becker, </w:t>
        </w:r>
        <w:r>
          <w:rPr>
            <w:sz w:val="20"/>
            <w:i/>
          </w:rPr>
          <w:t xml:space="preserve">supra</w:t>
        </w:r>
        <w:r>
          <w:rPr>
            <w:sz w:val="20"/>
          </w:rPr>
          <w:t xml:space="preserve"> note 1, 236.</w:t>
        </w:r>
      </w:ins>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B75"/>
    <w:rsid w:val="000B17D7"/>
    <w:rsid w:val="000D006B"/>
    <w:rsid w:val="0011748F"/>
    <w:rsid w:val="001516DF"/>
    <w:rsid w:val="00152DE3"/>
    <w:rsid w:val="001557A1"/>
    <w:rsid w:val="001B03FC"/>
    <w:rsid w:val="002022D7"/>
    <w:rsid w:val="00205196"/>
    <w:rsid w:val="00240295"/>
    <w:rsid w:val="00246696"/>
    <w:rsid w:val="00263D06"/>
    <w:rsid w:val="00276AC4"/>
    <w:rsid w:val="002A4F2B"/>
    <w:rsid w:val="002B0F31"/>
    <w:rsid w:val="003222D0"/>
    <w:rsid w:val="003423B5"/>
    <w:rsid w:val="0034278B"/>
    <w:rsid w:val="0039530B"/>
    <w:rsid w:val="003B5B5D"/>
    <w:rsid w:val="003D10D8"/>
    <w:rsid w:val="004628D6"/>
    <w:rsid w:val="00474B8B"/>
    <w:rsid w:val="0048663C"/>
    <w:rsid w:val="00487493"/>
    <w:rsid w:val="004D4296"/>
    <w:rsid w:val="005C37B0"/>
    <w:rsid w:val="00615B48"/>
    <w:rsid w:val="00620AA4"/>
    <w:rsid w:val="006429C3"/>
    <w:rsid w:val="006D3BB3"/>
    <w:rsid w:val="006D4E9A"/>
    <w:rsid w:val="006E2E38"/>
    <w:rsid w:val="006E3B1A"/>
    <w:rsid w:val="006F4C8C"/>
    <w:rsid w:val="00710DCB"/>
    <w:rsid w:val="00724005"/>
    <w:rsid w:val="007327DF"/>
    <w:rsid w:val="007435FE"/>
    <w:rsid w:val="0077249B"/>
    <w:rsid w:val="007B3036"/>
    <w:rsid w:val="007C2970"/>
    <w:rsid w:val="008442CB"/>
    <w:rsid w:val="008F186A"/>
    <w:rsid w:val="00902802"/>
    <w:rsid w:val="009878BB"/>
    <w:rsid w:val="009951CB"/>
    <w:rsid w:val="009D0F65"/>
    <w:rsid w:val="009F0134"/>
    <w:rsid w:val="00A06758"/>
    <w:rsid w:val="00A25003"/>
    <w:rsid w:val="00A351A1"/>
    <w:rsid w:val="00A46A19"/>
    <w:rsid w:val="00B537B7"/>
    <w:rsid w:val="00BB30FD"/>
    <w:rsid w:val="00C02A72"/>
    <w:rsid w:val="00C22C42"/>
    <w:rsid w:val="00C37B75"/>
    <w:rsid w:val="00C66651"/>
    <w:rsid w:val="00C903D0"/>
    <w:rsid w:val="00D166BA"/>
    <w:rsid w:val="00D33F72"/>
    <w:rsid w:val="00D4617D"/>
    <w:rsid w:val="00D523CC"/>
    <w:rsid w:val="00D7424D"/>
    <w:rsid w:val="00DE1826"/>
    <w:rsid w:val="00DE7BE5"/>
    <w:rsid w:val="00E233CF"/>
    <w:rsid w:val="00F01B82"/>
    <w:rsid w:val="00F8466C"/>
    <w:rsid w:val="00FF11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70F69"/>
  <w15:chartTrackingRefBased/>
  <w15:docId w15:val="{A0AC8C4D-81D5-40DE-8AD9-2CBFFF37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B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7B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7B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B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B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B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7B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7B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B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B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B75"/>
    <w:rPr>
      <w:rFonts w:eastAsiaTheme="majorEastAsia" w:cstheme="majorBidi"/>
      <w:color w:val="272727" w:themeColor="text1" w:themeTint="D8"/>
    </w:rPr>
  </w:style>
  <w:style w:type="paragraph" w:styleId="Title">
    <w:name w:val="Title"/>
    <w:basedOn w:val="Normal"/>
    <w:next w:val="Normal"/>
    <w:link w:val="TitleChar"/>
    <w:uiPriority w:val="10"/>
    <w:qFormat/>
    <w:rsid w:val="00C37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B75"/>
    <w:pPr>
      <w:spacing w:before="160"/>
      <w:jc w:val="center"/>
    </w:pPr>
    <w:rPr>
      <w:i/>
      <w:iCs/>
      <w:color w:val="404040" w:themeColor="text1" w:themeTint="BF"/>
    </w:rPr>
  </w:style>
  <w:style w:type="character" w:customStyle="1" w:styleId="QuoteChar">
    <w:name w:val="Quote Char"/>
    <w:basedOn w:val="DefaultParagraphFont"/>
    <w:link w:val="Quote"/>
    <w:uiPriority w:val="29"/>
    <w:rsid w:val="00C37B75"/>
    <w:rPr>
      <w:i/>
      <w:iCs/>
      <w:color w:val="404040" w:themeColor="text1" w:themeTint="BF"/>
    </w:rPr>
  </w:style>
  <w:style w:type="paragraph" w:styleId="ListParagraph">
    <w:name w:val="List Paragraph"/>
    <w:basedOn w:val="Normal"/>
    <w:uiPriority w:val="34"/>
    <w:qFormat/>
    <w:rsid w:val="00C37B75"/>
    <w:pPr>
      <w:ind w:left="720"/>
      <w:contextualSpacing/>
    </w:pPr>
  </w:style>
  <w:style w:type="character" w:styleId="IntenseEmphasis">
    <w:name w:val="Intense Emphasis"/>
    <w:basedOn w:val="DefaultParagraphFont"/>
    <w:uiPriority w:val="21"/>
    <w:qFormat/>
    <w:rsid w:val="00C37B75"/>
    <w:rPr>
      <w:i/>
      <w:iCs/>
      <w:color w:val="0F4761" w:themeColor="accent1" w:themeShade="BF"/>
    </w:rPr>
  </w:style>
  <w:style w:type="paragraph" w:styleId="IntenseQuote">
    <w:name w:val="Intense Quote"/>
    <w:basedOn w:val="Normal"/>
    <w:next w:val="Normal"/>
    <w:link w:val="IntenseQuoteChar"/>
    <w:uiPriority w:val="30"/>
    <w:qFormat/>
    <w:rsid w:val="00C37B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B75"/>
    <w:rPr>
      <w:i/>
      <w:iCs/>
      <w:color w:val="0F4761" w:themeColor="accent1" w:themeShade="BF"/>
    </w:rPr>
  </w:style>
  <w:style w:type="character" w:styleId="IntenseReference">
    <w:name w:val="Intense Reference"/>
    <w:basedOn w:val="DefaultParagraphFont"/>
    <w:uiPriority w:val="32"/>
    <w:qFormat/>
    <w:rsid w:val="00C37B75"/>
    <w:rPr>
      <w:b/>
      <w:bCs/>
      <w:smallCaps/>
      <w:color w:val="0F4761" w:themeColor="accent1" w:themeShade="BF"/>
      <w:spacing w:val="5"/>
    </w:rPr>
  </w:style>
  <w:style w:type="paragraph" w:styleId="FootnoteText">
    <w:name w:val="footnote text"/>
    <w:basedOn w:val="Normal"/>
    <w:uiPriority w:val="99"/>
    <w:pPr>
      <w:spacing w:after="0" w:line="240" w:lineRule="auto"/>
    </w:pPr>
    <w:rPr>
      <w:sz w:val="20"/>
      <w:szCs w:val="20"/>
    </w:rPr>
  </w:style>
  <w:style w:type="character" w:styleId="FootnoteReference">
    <w:name w:val="footnote reference"/>
    <w:uiPriority w:val="9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99" Type="http://schemas.openxmlformats.org/officeDocument/2006/relationships/footnotes" Target="footnotes.xml"/><Relationship Id="rId100" Type="http://schemas.openxmlformats.org/officeDocument/2006/relationships/comments" Target="comments.xml"/><Relationship Id="rId101" Type="http://schemas.microsoft.com/office/2011/relationships/commentsExtended" Target="commentsExtended.xml"/><Relationship Id="rId102" Type="http://schemas.microsoft.com/office/2016/09/relationships/commentsIds" Target="commentsIds.xml"/><Relationship Id="rId103"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924</Words>
  <Characters>4891</Characters>
  <Application>Microsoft Office Word</Application>
  <DocSecurity>0</DocSecurity>
  <Lines>77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annavidineshkumar2024@gmail.com</dc:creator>
  <cp:keywords/>
  <dc:description/>
  <cp:lastModifiedBy>annavidineshkumar2024@gmail.com</cp:lastModifiedBy>
  <cp:revision>2</cp:revision>
  <dcterms:created xsi:type="dcterms:W3CDTF">2026-10-13T17:27:00Z</dcterms:created>
  <dcterms:modified xsi:type="dcterms:W3CDTF">2026-10-13T17:27:00Z</dcterms:modified>
</cp:coreProperties>
</file>